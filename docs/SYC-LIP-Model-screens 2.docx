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92" w:type="dxa"/>
        <w:tblInd w:w="-645" w:type="dxa"/>
        <w:tblLayout w:type="fixed"/>
        <w:tblLook w:val="04A0" w:firstRow="1" w:lastRow="0" w:firstColumn="1" w:lastColumn="0" w:noHBand="0" w:noVBand="1"/>
      </w:tblPr>
      <w:tblGrid>
        <w:gridCol w:w="2625"/>
        <w:gridCol w:w="8067"/>
      </w:tblGrid>
      <w:tr w:rsidR="009A3659" w14:paraId="3FD7135F" w14:textId="77777777" w:rsidTr="00C76C77">
        <w:trPr>
          <w:trHeight w:val="297"/>
        </w:trPr>
        <w:tc>
          <w:tcPr>
            <w:tcW w:w="2625" w:type="dxa"/>
          </w:tcPr>
          <w:p w14:paraId="7F22DA8E" w14:textId="7824FB5A" w:rsidR="009A3659" w:rsidRPr="00C76C77" w:rsidRDefault="009A3659">
            <w:pPr>
              <w:rPr>
                <w:sz w:val="20"/>
                <w:szCs w:val="20"/>
                <w:lang w:val="en-US"/>
              </w:rPr>
            </w:pPr>
            <w:r w:rsidRPr="00C76C77">
              <w:rPr>
                <w:sz w:val="20"/>
                <w:szCs w:val="20"/>
                <w:lang w:val="en-US"/>
              </w:rPr>
              <w:t xml:space="preserve">e-Services </w:t>
            </w:r>
            <w:proofErr w:type="spellStart"/>
            <w:r w:rsidR="003E432E" w:rsidRPr="00C76C77">
              <w:rPr>
                <w:sz w:val="20"/>
                <w:szCs w:val="20"/>
                <w:lang w:val="en-US"/>
              </w:rPr>
              <w:t>Sing</w:t>
            </w:r>
            <w:r w:rsidR="003E432E">
              <w:rPr>
                <w:sz w:val="20"/>
                <w:szCs w:val="20"/>
                <w:lang w:val="en-US"/>
              </w:rPr>
              <w:t>P</w:t>
            </w:r>
            <w:r w:rsidR="003E432E" w:rsidRPr="00C76C77">
              <w:rPr>
                <w:sz w:val="20"/>
                <w:szCs w:val="20"/>
                <w:lang w:val="en-US"/>
              </w:rPr>
              <w:t>ass</w:t>
            </w:r>
            <w:proofErr w:type="spellEnd"/>
            <w:r w:rsidRPr="00C76C77">
              <w:rPr>
                <w:sz w:val="20"/>
                <w:szCs w:val="20"/>
                <w:lang w:val="en-US"/>
              </w:rPr>
              <w:t xml:space="preserve"> login</w:t>
            </w:r>
          </w:p>
        </w:tc>
        <w:tc>
          <w:tcPr>
            <w:tcW w:w="8067" w:type="dxa"/>
          </w:tcPr>
          <w:p w14:paraId="77277597" w14:textId="37AD078D" w:rsidR="009A3659" w:rsidRDefault="00C76C77">
            <w:pPr>
              <w:rPr>
                <w:lang w:val="en-US"/>
              </w:rPr>
            </w:pPr>
            <w:r w:rsidRPr="00C76C77">
              <w:rPr>
                <w:noProof/>
                <w:lang w:val="en-US"/>
              </w:rPr>
              <w:drawing>
                <wp:inline distT="0" distB="0" distL="0" distR="0" wp14:anchorId="04077548" wp14:editId="12FCD41B">
                  <wp:extent cx="5044325" cy="3519237"/>
                  <wp:effectExtent l="0" t="0" r="4445" b="5080"/>
                  <wp:docPr id="213824830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5990536-10B9-458E-953E-862A562FC8F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248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830" cy="354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659" w14:paraId="5632A00A" w14:textId="77777777" w:rsidTr="00C76C77">
        <w:trPr>
          <w:trHeight w:val="2511"/>
        </w:trPr>
        <w:tc>
          <w:tcPr>
            <w:tcW w:w="2625" w:type="dxa"/>
          </w:tcPr>
          <w:p w14:paraId="390F048B" w14:textId="3D4EA358" w:rsidR="009A3659" w:rsidRDefault="00C76C77">
            <w:pPr>
              <w:rPr>
                <w:lang w:val="en-US"/>
              </w:rPr>
            </w:pPr>
            <w:r>
              <w:rPr>
                <w:lang w:val="en-US"/>
              </w:rPr>
              <w:t>MOP divorce initialization after MCP complete</w:t>
            </w:r>
          </w:p>
        </w:tc>
        <w:tc>
          <w:tcPr>
            <w:tcW w:w="8067" w:type="dxa"/>
          </w:tcPr>
          <w:p w14:paraId="5CFACD61" w14:textId="77777777" w:rsidR="009930CF" w:rsidRDefault="009930CF">
            <w:pPr>
              <w:rPr>
                <w:lang w:val="en-US"/>
              </w:rPr>
            </w:pPr>
          </w:p>
          <w:p w14:paraId="102E2AF5" w14:textId="6549FED1" w:rsidR="009A3659" w:rsidRDefault="00C76C77">
            <w:pPr>
              <w:rPr>
                <w:lang w:val="en-US"/>
              </w:rPr>
            </w:pPr>
            <w:r w:rsidRPr="00C76C77">
              <w:rPr>
                <w:noProof/>
                <w:lang w:val="en-US"/>
              </w:rPr>
              <w:drawing>
                <wp:inline distT="0" distB="0" distL="0" distR="0" wp14:anchorId="37C1C629" wp14:editId="7AA8C62C">
                  <wp:extent cx="4973353" cy="3385250"/>
                  <wp:effectExtent l="0" t="0" r="0" b="5715"/>
                  <wp:docPr id="203735754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C4897D1-5790-430C-B822-B4E07442E9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3575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817" cy="3388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659" w14:paraId="65CFB06B" w14:textId="77777777" w:rsidTr="00C76C77">
        <w:trPr>
          <w:trHeight w:val="292"/>
        </w:trPr>
        <w:tc>
          <w:tcPr>
            <w:tcW w:w="2625" w:type="dxa"/>
          </w:tcPr>
          <w:p w14:paraId="6F3291D2" w14:textId="2B58D4E5" w:rsidR="009A3659" w:rsidRDefault="00C76C77">
            <w:pPr>
              <w:rPr>
                <w:lang w:val="en-US"/>
              </w:rPr>
            </w:pPr>
            <w:r>
              <w:rPr>
                <w:lang w:val="en-US"/>
              </w:rPr>
              <w:t xml:space="preserve">MOP will provide case ID and pre-OS </w:t>
            </w:r>
            <w:r w:rsidR="00AA44DF">
              <w:rPr>
                <w:lang w:val="en-US"/>
              </w:rPr>
              <w:t>Issu</w:t>
            </w:r>
            <w:r>
              <w:rPr>
                <w:lang w:val="en-US"/>
              </w:rPr>
              <w:t>ance date to validate and then matrimonial and parenting details</w:t>
            </w:r>
          </w:p>
        </w:tc>
        <w:tc>
          <w:tcPr>
            <w:tcW w:w="8067" w:type="dxa"/>
          </w:tcPr>
          <w:p w14:paraId="02111E9A" w14:textId="10A48D1B" w:rsidR="009A3659" w:rsidRDefault="00C76C77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3C5FC09" wp14:editId="7EEA6175">
                  <wp:extent cx="4999121" cy="5347350"/>
                  <wp:effectExtent l="0" t="0" r="0" b="5715"/>
                  <wp:docPr id="31" name="Picture 3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498DFD2-8CB3-43F4-966F-22691C558E0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2421" cy="5361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659" w14:paraId="1A1AFF1F" w14:textId="77777777" w:rsidTr="00C76C77">
        <w:trPr>
          <w:trHeight w:val="297"/>
        </w:trPr>
        <w:tc>
          <w:tcPr>
            <w:tcW w:w="2625" w:type="dxa"/>
          </w:tcPr>
          <w:p w14:paraId="6BAFD4BC" w14:textId="72254C71" w:rsidR="009A3659" w:rsidRDefault="00C76C77">
            <w:pPr>
              <w:rPr>
                <w:lang w:val="en-US"/>
              </w:rPr>
            </w:pPr>
            <w:r>
              <w:rPr>
                <w:lang w:val="en-US"/>
              </w:rPr>
              <w:t>On click proceed</w:t>
            </w:r>
            <w:r w:rsidR="0077628C">
              <w:rPr>
                <w:lang w:val="en-US"/>
              </w:rPr>
              <w:t xml:space="preserve"> </w:t>
            </w:r>
            <w:r w:rsidR="003B3F85">
              <w:rPr>
                <w:lang w:val="en-US"/>
              </w:rPr>
              <w:t>redirect to screen.</w:t>
            </w:r>
            <w:r w:rsidR="002F2826">
              <w:rPr>
                <w:lang w:val="en-US"/>
              </w:rPr>
              <w:t xml:space="preserve"> MOP can </w:t>
            </w:r>
            <w:r w:rsidR="00A23F43">
              <w:rPr>
                <w:lang w:val="en-US"/>
              </w:rPr>
              <w:t>select</w:t>
            </w:r>
            <w:r w:rsidR="002F2826">
              <w:rPr>
                <w:lang w:val="en-US"/>
              </w:rPr>
              <w:t xml:space="preserve"> e-Services and continue filing or new LIP model</w:t>
            </w:r>
            <w:r w:rsidR="003B3F85">
              <w:rPr>
                <w:lang w:val="en-US"/>
              </w:rPr>
              <w:t xml:space="preserve"> to file the Originating Summons</w:t>
            </w:r>
          </w:p>
        </w:tc>
        <w:tc>
          <w:tcPr>
            <w:tcW w:w="8067" w:type="dxa"/>
          </w:tcPr>
          <w:p w14:paraId="5381154D" w14:textId="0121FC19" w:rsidR="009A3659" w:rsidRDefault="002F2826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6788464" wp14:editId="0B16D890">
                  <wp:extent cx="5140298" cy="3413484"/>
                  <wp:effectExtent l="0" t="0" r="3810" b="0"/>
                  <wp:docPr id="1719240307" name="Picture 1" descr="Imag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A4CF645-75F3-4811-BBBF-33CB71F2083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3040" cy="3441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3F85" w14:paraId="2CB41A9D" w14:textId="77777777" w:rsidTr="00C76C77">
        <w:trPr>
          <w:trHeight w:val="297"/>
        </w:trPr>
        <w:tc>
          <w:tcPr>
            <w:tcW w:w="2625" w:type="dxa"/>
          </w:tcPr>
          <w:p w14:paraId="34696ED5" w14:textId="0CC0A26D" w:rsidR="003B3F85" w:rsidRDefault="003B3F85">
            <w:pPr>
              <w:rPr>
                <w:lang w:val="en-US"/>
              </w:rPr>
            </w:pPr>
            <w:r>
              <w:rPr>
                <w:lang w:val="en-US"/>
              </w:rPr>
              <w:t xml:space="preserve">If MOP select e-Services </w:t>
            </w:r>
          </w:p>
        </w:tc>
        <w:tc>
          <w:tcPr>
            <w:tcW w:w="8067" w:type="dxa"/>
          </w:tcPr>
          <w:p w14:paraId="4BCDAEB4" w14:textId="2569B50C" w:rsidR="003B3F85" w:rsidRDefault="00D63093">
            <w:pPr>
              <w:rPr>
                <w:noProof/>
              </w:rPr>
            </w:pPr>
            <w:r w:rsidRPr="00D63093">
              <w:rPr>
                <w:noProof/>
              </w:rPr>
              <w:drawing>
                <wp:inline distT="0" distB="0" distL="0" distR="0" wp14:anchorId="63534315" wp14:editId="686DC8E2">
                  <wp:extent cx="4963027" cy="7126624"/>
                  <wp:effectExtent l="0" t="0" r="9525" b="0"/>
                  <wp:docPr id="201493982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AA6B940-8ABC-4557-A357-3DB0BD51340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9398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591" cy="7134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659" w14:paraId="313F0441" w14:textId="77777777" w:rsidTr="00C76C77">
        <w:trPr>
          <w:trHeight w:val="297"/>
        </w:trPr>
        <w:tc>
          <w:tcPr>
            <w:tcW w:w="2625" w:type="dxa"/>
          </w:tcPr>
          <w:p w14:paraId="18B9FB11" w14:textId="4DB50B7E" w:rsidR="009A3659" w:rsidRDefault="002F2826">
            <w:pPr>
              <w:rPr>
                <w:lang w:val="en-US"/>
              </w:rPr>
            </w:pPr>
            <w:r>
              <w:rPr>
                <w:lang w:val="en-US"/>
              </w:rPr>
              <w:t xml:space="preserve">If MOP selected LIP Model. System will redirect to AI </w:t>
            </w:r>
            <w:r w:rsidR="00D1682C">
              <w:rPr>
                <w:lang w:val="en-US"/>
              </w:rPr>
              <w:t>form</w:t>
            </w:r>
          </w:p>
        </w:tc>
        <w:tc>
          <w:tcPr>
            <w:tcW w:w="8067" w:type="dxa"/>
          </w:tcPr>
          <w:p w14:paraId="31E1747F" w14:textId="73318B1E" w:rsidR="009A3659" w:rsidRDefault="00866D64">
            <w:pPr>
              <w:rPr>
                <w:lang w:val="en-US"/>
              </w:rPr>
            </w:pPr>
            <w:r w:rsidRPr="00866D64">
              <w:rPr>
                <w:noProof/>
                <w:lang w:val="en-US"/>
              </w:rPr>
              <w:drawing>
                <wp:inline distT="0" distB="0" distL="0" distR="0" wp14:anchorId="4EB2E9B8" wp14:editId="355B8D14">
                  <wp:extent cx="5007223" cy="2490537"/>
                  <wp:effectExtent l="0" t="0" r="3175" b="5080"/>
                  <wp:docPr id="167264915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79DCB6C-2C8E-4E21-9071-52B152BA5D7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64915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150" cy="2494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D64" w14:paraId="079F11AF" w14:textId="77777777" w:rsidTr="00C76C77">
        <w:trPr>
          <w:trHeight w:val="297"/>
        </w:trPr>
        <w:tc>
          <w:tcPr>
            <w:tcW w:w="2625" w:type="dxa"/>
          </w:tcPr>
          <w:p w14:paraId="7FF56CB3" w14:textId="77777777" w:rsidR="00866D64" w:rsidRDefault="00866D64">
            <w:pPr>
              <w:rPr>
                <w:lang w:val="en-US"/>
              </w:rPr>
            </w:pPr>
            <w:r>
              <w:rPr>
                <w:lang w:val="en-US"/>
              </w:rPr>
              <w:t>LIP Model with parenting plan and matrimonial plan details</w:t>
            </w:r>
          </w:p>
          <w:p w14:paraId="206F439C" w14:textId="77777777" w:rsidR="00866D64" w:rsidRDefault="00866D64">
            <w:pPr>
              <w:rPr>
                <w:lang w:val="en-US"/>
              </w:rPr>
            </w:pPr>
          </w:p>
          <w:p w14:paraId="6F56902B" w14:textId="77777777" w:rsidR="00866D64" w:rsidRDefault="00866D64">
            <w:pPr>
              <w:rPr>
                <w:lang w:val="en-US"/>
              </w:rPr>
            </w:pPr>
          </w:p>
          <w:p w14:paraId="12B1E25F" w14:textId="77777777" w:rsidR="00866D64" w:rsidRDefault="00866D64">
            <w:pPr>
              <w:rPr>
                <w:lang w:val="en-US"/>
              </w:rPr>
            </w:pPr>
          </w:p>
          <w:p w14:paraId="3B3415F9" w14:textId="0E802C3E" w:rsidR="00866D64" w:rsidRDefault="00866D64">
            <w:pPr>
              <w:rPr>
                <w:lang w:val="en-US"/>
              </w:rPr>
            </w:pPr>
            <w:r>
              <w:rPr>
                <w:lang w:val="en-US"/>
              </w:rPr>
              <w:t xml:space="preserve">Parenting plan may be proposed or agreed </w:t>
            </w:r>
            <w:r w:rsidR="002B42B8">
              <w:rPr>
                <w:lang w:val="en-US"/>
              </w:rPr>
              <w:t>depending</w:t>
            </w:r>
            <w:r w:rsidR="002E471D">
              <w:rPr>
                <w:lang w:val="en-US"/>
              </w:rPr>
              <w:t xml:space="preserve"> on the MOP selection.</w:t>
            </w:r>
          </w:p>
          <w:p w14:paraId="0671F120" w14:textId="77777777" w:rsidR="00866D64" w:rsidRDefault="00866D64">
            <w:pPr>
              <w:rPr>
                <w:lang w:val="en-US"/>
              </w:rPr>
            </w:pPr>
          </w:p>
          <w:p w14:paraId="1D59B3C3" w14:textId="53DD2E6E" w:rsidR="00866D64" w:rsidRDefault="00866D64">
            <w:pPr>
              <w:rPr>
                <w:lang w:val="en-US"/>
              </w:rPr>
            </w:pPr>
            <w:r>
              <w:rPr>
                <w:lang w:val="en-US"/>
              </w:rPr>
              <w:t>Matrimonial plan may be proposed or agreed</w:t>
            </w:r>
          </w:p>
        </w:tc>
        <w:tc>
          <w:tcPr>
            <w:tcW w:w="8067" w:type="dxa"/>
          </w:tcPr>
          <w:p w14:paraId="15520BE5" w14:textId="1395FD29" w:rsidR="00866D64" w:rsidRPr="00866D64" w:rsidRDefault="00866D64">
            <w:pPr>
              <w:rPr>
                <w:lang w:val="en-US"/>
              </w:rPr>
            </w:pPr>
            <w:r w:rsidRPr="00866D64">
              <w:rPr>
                <w:noProof/>
                <w:lang w:val="en-US"/>
              </w:rPr>
              <w:drawing>
                <wp:inline distT="0" distB="0" distL="0" distR="0" wp14:anchorId="7C1DC81C" wp14:editId="49466D17">
                  <wp:extent cx="4985385" cy="2398431"/>
                  <wp:effectExtent l="0" t="0" r="5715" b="1905"/>
                  <wp:docPr id="75296346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0EA3A53-EB84-4BA5-9F6E-9EB71FA0436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963462" name=""/>
                          <pic:cNvPicPr/>
                        </pic:nvPicPr>
                        <pic:blipFill rotWithShape="1">
                          <a:blip r:embed="rId14"/>
                          <a:srcRect t="97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5385" cy="2398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5CCF" w14:paraId="1287A12A" w14:textId="77777777" w:rsidTr="00C76C77">
        <w:trPr>
          <w:trHeight w:val="297"/>
        </w:trPr>
        <w:tc>
          <w:tcPr>
            <w:tcW w:w="2625" w:type="dxa"/>
          </w:tcPr>
          <w:p w14:paraId="1CCFBF64" w14:textId="1A3E84A1" w:rsidR="00D15CCF" w:rsidRDefault="00D15CCF">
            <w:pPr>
              <w:rPr>
                <w:lang w:val="en-US"/>
              </w:rPr>
            </w:pPr>
            <w:r>
              <w:rPr>
                <w:lang w:val="en-US"/>
              </w:rPr>
              <w:t xml:space="preserve">AI will do the validation on the </w:t>
            </w:r>
            <w:r w:rsidR="00194705">
              <w:rPr>
                <w:lang w:val="en-US"/>
              </w:rPr>
              <w:t>details mismatch</w:t>
            </w:r>
            <w:r>
              <w:rPr>
                <w:lang w:val="en-US"/>
              </w:rPr>
              <w:t xml:space="preserve"> </w:t>
            </w:r>
            <w:r w:rsidR="00194705">
              <w:rPr>
                <w:lang w:val="en-US"/>
              </w:rPr>
              <w:t>(e.g. Applicant Name mismatch, marriage date inconsistent.</w:t>
            </w:r>
          </w:p>
        </w:tc>
        <w:tc>
          <w:tcPr>
            <w:tcW w:w="8067" w:type="dxa"/>
          </w:tcPr>
          <w:p w14:paraId="12928CB4" w14:textId="58195835" w:rsidR="00D15CCF" w:rsidRDefault="0053773C">
            <w:pPr>
              <w:rPr>
                <w:noProof/>
              </w:rPr>
            </w:pPr>
            <w:r w:rsidRPr="00D15CCF">
              <w:rPr>
                <w:noProof/>
              </w:rPr>
              <w:drawing>
                <wp:inline distT="0" distB="0" distL="0" distR="0" wp14:anchorId="5F59D6DF" wp14:editId="14951F40">
                  <wp:extent cx="4985385" cy="1838960"/>
                  <wp:effectExtent l="0" t="0" r="5715" b="8890"/>
                  <wp:docPr id="1026403118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B411B76-9201-4808-871C-93EFC1F95AA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4031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385" cy="183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15CCF" w:rsidRPr="00D15CCF">
              <w:rPr>
                <w:noProof/>
              </w:rPr>
              <w:drawing>
                <wp:inline distT="0" distB="0" distL="0" distR="0" wp14:anchorId="3679FB94" wp14:editId="201148D2">
                  <wp:extent cx="4965589" cy="1148080"/>
                  <wp:effectExtent l="0" t="0" r="6985" b="0"/>
                  <wp:docPr id="134066138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5FE17B5-71A9-4176-8C7D-4F6FF02ECB1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66138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233" cy="1155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47F5C" w14:textId="713C3A75" w:rsidR="00D15CCF" w:rsidRDefault="00D15CCF">
            <w:pPr>
              <w:rPr>
                <w:noProof/>
              </w:rPr>
            </w:pPr>
          </w:p>
          <w:p w14:paraId="68EE217D" w14:textId="2B74AF68" w:rsidR="00D15CCF" w:rsidRDefault="00D15CCF">
            <w:pPr>
              <w:rPr>
                <w:noProof/>
              </w:rPr>
            </w:pPr>
          </w:p>
        </w:tc>
      </w:tr>
      <w:tr w:rsidR="00A45B7E" w14:paraId="3B43CF39" w14:textId="77777777" w:rsidTr="00C76C77">
        <w:trPr>
          <w:trHeight w:val="297"/>
        </w:trPr>
        <w:tc>
          <w:tcPr>
            <w:tcW w:w="2625" w:type="dxa"/>
          </w:tcPr>
          <w:p w14:paraId="44E68F54" w14:textId="4E8FE22A" w:rsidR="00A45B7E" w:rsidRDefault="00A45B7E">
            <w:pPr>
              <w:rPr>
                <w:lang w:val="en-US"/>
              </w:rPr>
            </w:pPr>
            <w:r>
              <w:rPr>
                <w:lang w:val="en-US"/>
              </w:rPr>
              <w:t xml:space="preserve">On complete </w:t>
            </w:r>
            <w:r w:rsidR="00277D46">
              <w:rPr>
                <w:lang w:val="en-US"/>
              </w:rPr>
              <w:t>system will take to agreement and then payment.</w:t>
            </w:r>
          </w:p>
        </w:tc>
        <w:tc>
          <w:tcPr>
            <w:tcW w:w="8067" w:type="dxa"/>
          </w:tcPr>
          <w:p w14:paraId="5C156155" w14:textId="4201B547" w:rsidR="00A45B7E" w:rsidRPr="00866D64" w:rsidRDefault="00277D46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6942DC6" wp14:editId="0DACDBA0">
                  <wp:extent cx="4136065" cy="2428171"/>
                  <wp:effectExtent l="0" t="0" r="0" b="0"/>
                  <wp:docPr id="223" name="Picture 22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788107B-D923-493F-BA34-3BB202AD91B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45" cy="2430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7D46" w14:paraId="4F3F2EE9" w14:textId="77777777" w:rsidTr="00C76C77">
        <w:trPr>
          <w:trHeight w:val="297"/>
        </w:trPr>
        <w:tc>
          <w:tcPr>
            <w:tcW w:w="2625" w:type="dxa"/>
          </w:tcPr>
          <w:p w14:paraId="21CC20D9" w14:textId="77777777" w:rsidR="00277D46" w:rsidRDefault="00277D46">
            <w:pPr>
              <w:rPr>
                <w:lang w:val="en-US"/>
              </w:rPr>
            </w:pPr>
          </w:p>
        </w:tc>
        <w:tc>
          <w:tcPr>
            <w:tcW w:w="8067" w:type="dxa"/>
          </w:tcPr>
          <w:p w14:paraId="2F14E26D" w14:textId="37BD3E75" w:rsidR="00277D46" w:rsidRDefault="00194705">
            <w:pPr>
              <w:rPr>
                <w:noProof/>
              </w:rPr>
            </w:pPr>
            <w:ins w:id="0" w:author="Suroto Ervira Rosiana" w:date="2021-09-17T14:19:00Z">
              <w:r>
                <w:rPr>
                  <w:noProof/>
                </w:rPr>
                <w:drawing>
                  <wp:inline distT="0" distB="0" distL="0" distR="0" wp14:anchorId="7211DEE6" wp14:editId="32A119F0">
                    <wp:extent cx="5264421" cy="6064562"/>
                    <wp:effectExtent l="0" t="0" r="8890" b="6350"/>
                    <wp:docPr id="185" name="Picture 185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94C291D9-F924-48A8-B101-7DDB0E17707C}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264421" cy="6064562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194705" w14:paraId="36815028" w14:textId="77777777" w:rsidTr="00C76C77">
        <w:trPr>
          <w:trHeight w:val="297"/>
        </w:trPr>
        <w:tc>
          <w:tcPr>
            <w:tcW w:w="2625" w:type="dxa"/>
          </w:tcPr>
          <w:p w14:paraId="3837093E" w14:textId="72570D0B" w:rsidR="00194705" w:rsidRDefault="00194705">
            <w:pPr>
              <w:rPr>
                <w:lang w:val="en-US"/>
              </w:rPr>
            </w:pPr>
            <w:r>
              <w:rPr>
                <w:lang w:val="en-US"/>
              </w:rPr>
              <w:t>MOP can partially complete the application and via dashboard can visit the application and complete where he left</w:t>
            </w:r>
          </w:p>
        </w:tc>
        <w:tc>
          <w:tcPr>
            <w:tcW w:w="8067" w:type="dxa"/>
          </w:tcPr>
          <w:p w14:paraId="326A63BE" w14:textId="23D89200" w:rsidR="00194705" w:rsidRDefault="00194705">
            <w:pPr>
              <w:rPr>
                <w:noProof/>
              </w:rPr>
            </w:pPr>
            <w:r w:rsidRPr="00E84144">
              <w:rPr>
                <w:noProof/>
              </w:rPr>
              <w:drawing>
                <wp:inline distT="0" distB="0" distL="0" distR="0" wp14:anchorId="4665C5F1" wp14:editId="49679461">
                  <wp:extent cx="4985385" cy="2546350"/>
                  <wp:effectExtent l="0" t="0" r="5715" b="6350"/>
                  <wp:docPr id="40603530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31D10B9-7712-4168-A840-D489C5D5810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03530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385" cy="254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705" w14:paraId="580F96BE" w14:textId="77777777" w:rsidTr="00C76C77">
        <w:trPr>
          <w:trHeight w:val="297"/>
        </w:trPr>
        <w:tc>
          <w:tcPr>
            <w:tcW w:w="2625" w:type="dxa"/>
          </w:tcPr>
          <w:p w14:paraId="46DC1F4A" w14:textId="77777777" w:rsidR="00194705" w:rsidRDefault="00194705" w:rsidP="00194705">
            <w:pPr>
              <w:rPr>
                <w:lang w:val="en-US"/>
              </w:rPr>
            </w:pPr>
            <w:r>
              <w:rPr>
                <w:lang w:val="en-US"/>
              </w:rPr>
              <w:t>On click on the OS link</w:t>
            </w:r>
          </w:p>
          <w:p w14:paraId="3A99A5F3" w14:textId="05A940C3" w:rsidR="00194705" w:rsidRDefault="00194705" w:rsidP="00194705">
            <w:pPr>
              <w:rPr>
                <w:lang w:val="en-US"/>
              </w:rPr>
            </w:pPr>
            <w:r>
              <w:rPr>
                <w:lang w:val="en-US"/>
              </w:rPr>
              <w:t>System takes to the AI form if MOP Opted LIP model</w:t>
            </w:r>
          </w:p>
        </w:tc>
        <w:tc>
          <w:tcPr>
            <w:tcW w:w="8067" w:type="dxa"/>
          </w:tcPr>
          <w:p w14:paraId="3380321F" w14:textId="000CC13C" w:rsidR="00194705" w:rsidRDefault="00194705">
            <w:pPr>
              <w:rPr>
                <w:noProof/>
              </w:rPr>
            </w:pPr>
            <w:r w:rsidRPr="00866D64">
              <w:rPr>
                <w:noProof/>
                <w:lang w:val="en-US"/>
              </w:rPr>
              <w:drawing>
                <wp:inline distT="0" distB="0" distL="0" distR="0" wp14:anchorId="045DCC7A" wp14:editId="1D7A2836">
                  <wp:extent cx="5007223" cy="2490537"/>
                  <wp:effectExtent l="0" t="0" r="3175" b="5080"/>
                  <wp:docPr id="63672261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C53B260-9589-4C7A-9F07-F78334F5A0D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64915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150" cy="2494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BC1008" w14:textId="77777777" w:rsidR="00F4773D" w:rsidRDefault="00F4773D">
      <w:pPr>
        <w:rPr>
          <w:lang w:val="en-US"/>
        </w:rPr>
      </w:pPr>
    </w:p>
    <w:p w14:paraId="2F814FDD" w14:textId="77777777" w:rsidR="00F4773D" w:rsidRDefault="00F4773D">
      <w:pPr>
        <w:rPr>
          <w:lang w:val="en-US"/>
        </w:rPr>
      </w:pPr>
    </w:p>
    <w:p w14:paraId="472E301A" w14:textId="77777777" w:rsidR="006337DA" w:rsidRDefault="006337DA">
      <w:pPr>
        <w:rPr>
          <w:lang w:val="en-US"/>
        </w:rPr>
      </w:pPr>
    </w:p>
    <w:p w14:paraId="1857AA5C" w14:textId="77777777" w:rsidR="00265ADF" w:rsidRDefault="00265ADF">
      <w:pPr>
        <w:rPr>
          <w:lang w:val="en-US"/>
        </w:rPr>
      </w:pPr>
    </w:p>
    <w:p w14:paraId="0FBA7624" w14:textId="77777777" w:rsidR="00265ADF" w:rsidRDefault="00265ADF">
      <w:pPr>
        <w:rPr>
          <w:lang w:val="en-US"/>
        </w:rPr>
      </w:pPr>
    </w:p>
    <w:p w14:paraId="2DA3ED6E" w14:textId="77777777" w:rsidR="00265ADF" w:rsidRDefault="00265ADF">
      <w:pPr>
        <w:rPr>
          <w:lang w:val="en-US"/>
        </w:rPr>
      </w:pPr>
    </w:p>
    <w:p w14:paraId="7D228B86" w14:textId="77777777" w:rsidR="00265ADF" w:rsidRDefault="00265ADF">
      <w:pPr>
        <w:rPr>
          <w:lang w:val="en-US"/>
        </w:rPr>
      </w:pPr>
    </w:p>
    <w:p w14:paraId="51B2FBD6" w14:textId="77777777" w:rsidR="00265ADF" w:rsidRDefault="00265ADF">
      <w:pPr>
        <w:rPr>
          <w:lang w:val="en-US"/>
        </w:rPr>
      </w:pPr>
    </w:p>
    <w:p w14:paraId="328E7EEA" w14:textId="77777777" w:rsidR="00265ADF" w:rsidRDefault="00265ADF">
      <w:pPr>
        <w:rPr>
          <w:lang w:val="en-US"/>
        </w:rPr>
      </w:pPr>
    </w:p>
    <w:p w14:paraId="7E9FED5B" w14:textId="77777777" w:rsidR="00265ADF" w:rsidRDefault="00265ADF">
      <w:pPr>
        <w:rPr>
          <w:lang w:val="en-US"/>
        </w:rPr>
      </w:pPr>
    </w:p>
    <w:p w14:paraId="36AB9D18" w14:textId="77777777" w:rsidR="00265ADF" w:rsidRDefault="00265ADF">
      <w:pPr>
        <w:rPr>
          <w:lang w:val="en-US"/>
        </w:rPr>
      </w:pPr>
    </w:p>
    <w:p w14:paraId="20CC2FDC" w14:textId="77777777" w:rsidR="00265ADF" w:rsidRDefault="00265ADF">
      <w:pPr>
        <w:rPr>
          <w:lang w:val="en-US"/>
        </w:rPr>
      </w:pPr>
    </w:p>
    <w:p w14:paraId="5588B927" w14:textId="77777777" w:rsidR="00265ADF" w:rsidRDefault="00265ADF">
      <w:pPr>
        <w:rPr>
          <w:lang w:val="en-US"/>
        </w:rPr>
      </w:pPr>
    </w:p>
    <w:tbl>
      <w:tblPr>
        <w:tblStyle w:val="TableGrid"/>
        <w:tblW w:w="10656" w:type="dxa"/>
        <w:tblInd w:w="-596" w:type="dxa"/>
        <w:tblLook w:val="04A0" w:firstRow="1" w:lastRow="0" w:firstColumn="1" w:lastColumn="0" w:noHBand="0" w:noVBand="1"/>
      </w:tblPr>
      <w:tblGrid>
        <w:gridCol w:w="2263"/>
        <w:gridCol w:w="8393"/>
      </w:tblGrid>
      <w:tr w:rsidR="00265ADF" w14:paraId="4479D5B5" w14:textId="77777777">
        <w:tc>
          <w:tcPr>
            <w:tcW w:w="10656" w:type="dxa"/>
            <w:gridSpan w:val="2"/>
          </w:tcPr>
          <w:p w14:paraId="4ACD63C8" w14:textId="3020E1D7" w:rsidR="00265ADF" w:rsidRPr="00265ADF" w:rsidRDefault="00265ADF">
            <w:pPr>
              <w:rPr>
                <w:b/>
                <w:bCs/>
                <w:sz w:val="20"/>
                <w:szCs w:val="20"/>
                <w:lang w:val="en-US"/>
              </w:rPr>
            </w:pPr>
            <w:r w:rsidRPr="00F4773D">
              <w:rPr>
                <w:b/>
                <w:bCs/>
                <w:sz w:val="20"/>
                <w:szCs w:val="20"/>
                <w:lang w:val="en-US"/>
              </w:rPr>
              <w:t>Divorce couple attend MCP session within 6 months to OS File Date with “abuse in the note for ground to divorce”</w:t>
            </w:r>
          </w:p>
        </w:tc>
      </w:tr>
      <w:tr w:rsidR="003C3BDB" w14:paraId="640B2479" w14:textId="77777777">
        <w:tc>
          <w:tcPr>
            <w:tcW w:w="10656" w:type="dxa"/>
            <w:gridSpan w:val="2"/>
          </w:tcPr>
          <w:p w14:paraId="0B0543EA" w14:textId="77777777" w:rsidR="003C3BDB" w:rsidRPr="00F4773D" w:rsidRDefault="003C3BDB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5D17B8" w14:paraId="4206F112" w14:textId="77777777" w:rsidTr="00964A2E">
        <w:tc>
          <w:tcPr>
            <w:tcW w:w="2263" w:type="dxa"/>
          </w:tcPr>
          <w:p w14:paraId="0723ED95" w14:textId="77777777" w:rsidR="009C023D" w:rsidRDefault="009C023D">
            <w:pPr>
              <w:rPr>
                <w:sz w:val="18"/>
                <w:szCs w:val="18"/>
              </w:rPr>
            </w:pPr>
          </w:p>
          <w:p w14:paraId="1EB6A4BE" w14:textId="18FFF0C0" w:rsidR="0086416A" w:rsidRDefault="0086416A" w:rsidP="008641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First </w:t>
            </w:r>
            <w:r w:rsidR="009468E2">
              <w:rPr>
                <w:sz w:val="18"/>
                <w:szCs w:val="18"/>
              </w:rPr>
              <w:t>scenario</w:t>
            </w:r>
            <w:r w:rsidR="003C40DD">
              <w:rPr>
                <w:sz w:val="18"/>
                <w:szCs w:val="18"/>
              </w:rPr>
              <w:t xml:space="preserve"> </w:t>
            </w:r>
            <w:r w:rsidR="009468E2">
              <w:rPr>
                <w:sz w:val="18"/>
                <w:szCs w:val="18"/>
              </w:rPr>
              <w:t>to</w:t>
            </w:r>
          </w:p>
          <w:p w14:paraId="70FCBE1B" w14:textId="77777777" w:rsidR="009C023D" w:rsidRDefault="009C02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include the </w:t>
            </w:r>
            <w:r w:rsidR="00870A81">
              <w:rPr>
                <w:sz w:val="18"/>
                <w:szCs w:val="18"/>
              </w:rPr>
              <w:t xml:space="preserve">MCP session completed date </w:t>
            </w:r>
            <w:r w:rsidR="0086416A">
              <w:rPr>
                <w:sz w:val="18"/>
                <w:szCs w:val="18"/>
              </w:rPr>
              <w:t>and MCP generated number in AI.</w:t>
            </w:r>
          </w:p>
          <w:p w14:paraId="06ACE6A3" w14:textId="77777777" w:rsidR="0086416A" w:rsidRDefault="0086416A">
            <w:pPr>
              <w:rPr>
                <w:sz w:val="18"/>
                <w:szCs w:val="18"/>
                <w:lang w:val="en-US"/>
              </w:rPr>
            </w:pPr>
          </w:p>
          <w:p w14:paraId="530B9AB2" w14:textId="77777777" w:rsidR="0086416A" w:rsidRDefault="0086416A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AI </w:t>
            </w:r>
            <w:r w:rsidR="00FA1CC3">
              <w:rPr>
                <w:sz w:val="18"/>
                <w:szCs w:val="18"/>
                <w:lang w:val="en-US"/>
              </w:rPr>
              <w:t xml:space="preserve">must check filing with 6-month duration </w:t>
            </w:r>
            <w:r w:rsidR="0020435B">
              <w:rPr>
                <w:sz w:val="18"/>
                <w:szCs w:val="18"/>
                <w:lang w:val="en-US"/>
              </w:rPr>
              <w:t xml:space="preserve">if not should </w:t>
            </w:r>
            <w:r w:rsidR="009468E2">
              <w:rPr>
                <w:sz w:val="18"/>
                <w:szCs w:val="18"/>
                <w:lang w:val="en-US"/>
              </w:rPr>
              <w:t>not allow to submit.</w:t>
            </w:r>
          </w:p>
          <w:p w14:paraId="496FD97D" w14:textId="77777777" w:rsidR="00E873D4" w:rsidRDefault="00E873D4">
            <w:pPr>
              <w:rPr>
                <w:sz w:val="18"/>
                <w:szCs w:val="18"/>
                <w:lang w:val="en-US"/>
              </w:rPr>
            </w:pPr>
          </w:p>
          <w:p w14:paraId="120A2306" w14:textId="3093CED0" w:rsidR="009F17A9" w:rsidRDefault="00902E4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AI</w:t>
            </w:r>
            <w:r w:rsidR="009F17A9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must</w:t>
            </w:r>
            <w:r w:rsidR="009F17A9">
              <w:rPr>
                <w:sz w:val="18"/>
                <w:szCs w:val="18"/>
                <w:lang w:val="en-US"/>
              </w:rPr>
              <w:t xml:space="preserve"> pull the </w:t>
            </w:r>
            <w:r w:rsidR="00FA237A">
              <w:rPr>
                <w:sz w:val="18"/>
                <w:szCs w:val="18"/>
                <w:lang w:val="en-US"/>
              </w:rPr>
              <w:t>existing</w:t>
            </w:r>
            <w:r>
              <w:rPr>
                <w:sz w:val="18"/>
                <w:szCs w:val="18"/>
                <w:lang w:val="en-US"/>
              </w:rPr>
              <w:t xml:space="preserve"> MCP details and </w:t>
            </w:r>
            <w:r w:rsidR="00C10C8A">
              <w:rPr>
                <w:sz w:val="18"/>
                <w:szCs w:val="18"/>
                <w:lang w:val="en-US"/>
              </w:rPr>
              <w:t>display them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="004D75AE">
              <w:rPr>
                <w:sz w:val="18"/>
                <w:szCs w:val="18"/>
                <w:lang w:val="en-US"/>
              </w:rPr>
              <w:t xml:space="preserve">before proceeding </w:t>
            </w:r>
          </w:p>
          <w:p w14:paraId="49C21EC4" w14:textId="77777777" w:rsidR="00E873D4" w:rsidRDefault="00E873D4">
            <w:pPr>
              <w:rPr>
                <w:sz w:val="18"/>
                <w:szCs w:val="18"/>
                <w:lang w:val="en-US"/>
              </w:rPr>
            </w:pPr>
          </w:p>
          <w:p w14:paraId="04C2B549" w14:textId="77777777" w:rsidR="00CC7716" w:rsidRDefault="00CC7716">
            <w:pPr>
              <w:rPr>
                <w:sz w:val="18"/>
                <w:szCs w:val="18"/>
                <w:lang w:val="en-US"/>
              </w:rPr>
            </w:pPr>
          </w:p>
          <w:p w14:paraId="6D6EFC87" w14:textId="56AAE88D" w:rsidR="00CC7716" w:rsidRPr="005F2161" w:rsidRDefault="00CC7716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8393" w:type="dxa"/>
          </w:tcPr>
          <w:p w14:paraId="55DAB2B7" w14:textId="6427C66A" w:rsidR="005D17B8" w:rsidRDefault="003764BF">
            <w:pPr>
              <w:rPr>
                <w:lang w:val="en-US"/>
              </w:rPr>
            </w:pPr>
            <w:r w:rsidRPr="003764BF">
              <w:rPr>
                <w:lang w:val="en-US"/>
              </w:rPr>
              <w:drawing>
                <wp:inline distT="0" distB="0" distL="0" distR="0" wp14:anchorId="64F3C3AC" wp14:editId="6B2DC96B">
                  <wp:extent cx="4048237" cy="2725137"/>
                  <wp:effectExtent l="0" t="0" r="0" b="0"/>
                  <wp:docPr id="66301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0176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864" cy="2732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3E2" w14:paraId="5F26998C" w14:textId="77777777" w:rsidTr="00964A2E">
        <w:tc>
          <w:tcPr>
            <w:tcW w:w="2263" w:type="dxa"/>
          </w:tcPr>
          <w:p w14:paraId="34EC05CB" w14:textId="77777777" w:rsidR="007413E2" w:rsidRDefault="007413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During the </w:t>
            </w:r>
            <w:r w:rsidR="00F726CF">
              <w:rPr>
                <w:sz w:val="18"/>
                <w:szCs w:val="18"/>
              </w:rPr>
              <w:t xml:space="preserve">MCP, registrant will provide the reason for the application. </w:t>
            </w:r>
          </w:p>
          <w:p w14:paraId="6DE0CCC0" w14:textId="77777777" w:rsidR="00691E13" w:rsidRDefault="00691E13">
            <w:pPr>
              <w:rPr>
                <w:sz w:val="18"/>
                <w:szCs w:val="18"/>
              </w:rPr>
            </w:pPr>
          </w:p>
          <w:p w14:paraId="17C1988D" w14:textId="77777777" w:rsidR="00691E13" w:rsidRDefault="00691E13">
            <w:pPr>
              <w:rPr>
                <w:sz w:val="18"/>
                <w:szCs w:val="18"/>
              </w:rPr>
            </w:pPr>
          </w:p>
          <w:p w14:paraId="790625A5" w14:textId="33C015F8" w:rsidR="00691E13" w:rsidRDefault="00691E13" w:rsidP="00691E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AI must pull the </w:t>
            </w:r>
            <w:r w:rsidR="00C10C8A">
              <w:rPr>
                <w:sz w:val="18"/>
                <w:szCs w:val="18"/>
              </w:rPr>
              <w:t xml:space="preserve">reason for the application </w:t>
            </w:r>
            <w:r>
              <w:rPr>
                <w:sz w:val="18"/>
                <w:szCs w:val="18"/>
                <w:lang w:val="en-US"/>
              </w:rPr>
              <w:t xml:space="preserve">display before proceeding </w:t>
            </w:r>
          </w:p>
          <w:p w14:paraId="2A5F3809" w14:textId="111A8057" w:rsidR="00691E13" w:rsidRPr="00691E13" w:rsidRDefault="00691E1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8393" w:type="dxa"/>
          </w:tcPr>
          <w:p w14:paraId="21F56B6B" w14:textId="2EE24FA1" w:rsidR="007413E2" w:rsidRPr="003764BF" w:rsidRDefault="003C3BDB">
            <w:pPr>
              <w:rPr>
                <w:lang w:val="en-US"/>
              </w:rPr>
            </w:pPr>
            <w:r w:rsidRPr="003C3BDB">
              <w:rPr>
                <w:lang w:val="en-US"/>
              </w:rPr>
              <w:drawing>
                <wp:inline distT="0" distB="0" distL="0" distR="0" wp14:anchorId="3B158D69" wp14:editId="3D3A37CE">
                  <wp:extent cx="2999390" cy="3204755"/>
                  <wp:effectExtent l="0" t="0" r="0" b="0"/>
                  <wp:docPr id="834100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10093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893" cy="3214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244A14" w14:textId="77777777" w:rsidR="00FB7EEB" w:rsidRDefault="00FB7EEB">
      <w:pPr>
        <w:rPr>
          <w:lang w:val="en-US"/>
        </w:rPr>
      </w:pPr>
    </w:p>
    <w:p w14:paraId="5C105F37" w14:textId="77777777" w:rsidR="00625BCD" w:rsidRDefault="00625BCD">
      <w:pPr>
        <w:rPr>
          <w:lang w:val="en-US"/>
        </w:rPr>
      </w:pPr>
    </w:p>
    <w:p w14:paraId="56BB33BD" w14:textId="77777777" w:rsidR="00625BCD" w:rsidRDefault="00625BCD">
      <w:pPr>
        <w:rPr>
          <w:lang w:val="en-US"/>
        </w:rPr>
      </w:pPr>
    </w:p>
    <w:p w14:paraId="7397A0A1" w14:textId="77777777" w:rsidR="00625BCD" w:rsidRDefault="00625BCD">
      <w:pPr>
        <w:rPr>
          <w:lang w:val="en-US"/>
        </w:rPr>
      </w:pPr>
    </w:p>
    <w:p w14:paraId="3AA19CBC" w14:textId="77777777" w:rsidR="00B44213" w:rsidRDefault="00B44213">
      <w:pPr>
        <w:rPr>
          <w:lang w:val="en-US"/>
        </w:rPr>
      </w:pPr>
    </w:p>
    <w:tbl>
      <w:tblPr>
        <w:tblStyle w:val="TableGrid"/>
        <w:tblW w:w="10656" w:type="dxa"/>
        <w:tblInd w:w="-596" w:type="dxa"/>
        <w:tblLook w:val="04A0" w:firstRow="1" w:lastRow="0" w:firstColumn="1" w:lastColumn="0" w:noHBand="0" w:noVBand="1"/>
      </w:tblPr>
      <w:tblGrid>
        <w:gridCol w:w="2263"/>
        <w:gridCol w:w="8393"/>
      </w:tblGrid>
      <w:tr w:rsidR="00B44213" w14:paraId="76F91E6E" w14:textId="77777777" w:rsidTr="006558DD">
        <w:tc>
          <w:tcPr>
            <w:tcW w:w="10656" w:type="dxa"/>
            <w:gridSpan w:val="2"/>
          </w:tcPr>
          <w:p w14:paraId="1817E137" w14:textId="77777777" w:rsidR="00B44213" w:rsidRPr="00B44213" w:rsidRDefault="00B44213" w:rsidP="00B44213">
            <w:pPr>
              <w:rPr>
                <w:b/>
                <w:bCs/>
                <w:sz w:val="20"/>
                <w:szCs w:val="20"/>
              </w:rPr>
            </w:pPr>
            <w:r w:rsidRPr="00B44213">
              <w:rPr>
                <w:b/>
                <w:bCs/>
                <w:sz w:val="20"/>
                <w:szCs w:val="20"/>
                <w:lang w:val="en-US"/>
              </w:rPr>
              <w:t>Divorce couple with 2 kids where only one belongs to this marriage</w:t>
            </w:r>
          </w:p>
          <w:p w14:paraId="07CDA329" w14:textId="53D8EE07" w:rsidR="00B44213" w:rsidRPr="00265ADF" w:rsidRDefault="00B44213" w:rsidP="00625BCD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44213">
              <w:rPr>
                <w:b/>
                <w:bCs/>
                <w:sz w:val="20"/>
                <w:szCs w:val="20"/>
                <w:lang w:val="en-US"/>
              </w:rPr>
              <w:t>(Declared one in MCP but both in OS filing under children section but relief claim only for 1 with parenting plan mentioned both children)</w:t>
            </w:r>
          </w:p>
        </w:tc>
      </w:tr>
      <w:tr w:rsidR="00B44213" w14:paraId="77745968" w14:textId="77777777" w:rsidTr="006558DD">
        <w:tc>
          <w:tcPr>
            <w:tcW w:w="2263" w:type="dxa"/>
          </w:tcPr>
          <w:p w14:paraId="5AC8A429" w14:textId="77777777" w:rsidR="00C40348" w:rsidRDefault="00C40348" w:rsidP="008F111C">
            <w:pPr>
              <w:rPr>
                <w:sz w:val="18"/>
                <w:szCs w:val="18"/>
              </w:rPr>
            </w:pPr>
            <w:r w:rsidRPr="00C40348">
              <w:rPr>
                <w:sz w:val="18"/>
                <w:szCs w:val="18"/>
              </w:rPr>
              <w:t xml:space="preserve">In this scenario, the registrant declared one child during MCP registration. </w:t>
            </w:r>
          </w:p>
          <w:p w14:paraId="07E44206" w14:textId="77777777" w:rsidR="00C40348" w:rsidRDefault="00C40348" w:rsidP="008F111C">
            <w:pPr>
              <w:rPr>
                <w:sz w:val="18"/>
                <w:szCs w:val="18"/>
              </w:rPr>
            </w:pPr>
          </w:p>
          <w:p w14:paraId="0498338B" w14:textId="5E4E962E" w:rsidR="00B44213" w:rsidRPr="008F111C" w:rsidRDefault="00C40348" w:rsidP="008F111C">
            <w:pPr>
              <w:rPr>
                <w:sz w:val="18"/>
                <w:szCs w:val="18"/>
              </w:rPr>
            </w:pPr>
            <w:r w:rsidRPr="00C40348">
              <w:rPr>
                <w:sz w:val="18"/>
                <w:szCs w:val="18"/>
              </w:rPr>
              <w:t>However, the OS filing indicates two children, and the uploaded Parenting Plan also refers to two children.</w:t>
            </w:r>
          </w:p>
        </w:tc>
        <w:tc>
          <w:tcPr>
            <w:tcW w:w="8393" w:type="dxa"/>
          </w:tcPr>
          <w:p w14:paraId="5DFE14E4" w14:textId="6447CCA1" w:rsidR="00B44213" w:rsidRDefault="00386D35" w:rsidP="006558DD">
            <w:pPr>
              <w:rPr>
                <w:lang w:val="en-US"/>
              </w:rPr>
            </w:pPr>
            <w:r w:rsidRPr="00386D35">
              <w:rPr>
                <w:lang w:val="en-US"/>
              </w:rPr>
              <w:drawing>
                <wp:inline distT="0" distB="0" distL="0" distR="0" wp14:anchorId="318233A0" wp14:editId="02168C34">
                  <wp:extent cx="4924687" cy="2284474"/>
                  <wp:effectExtent l="0" t="0" r="0" b="1905"/>
                  <wp:docPr id="1928721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72199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280" cy="2292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1ACE" w14:paraId="6D7A94A9" w14:textId="77777777" w:rsidTr="006558DD">
        <w:tc>
          <w:tcPr>
            <w:tcW w:w="2263" w:type="dxa"/>
          </w:tcPr>
          <w:p w14:paraId="1D6CA442" w14:textId="3C71A8A7" w:rsidR="00701ACE" w:rsidRDefault="008A0226" w:rsidP="006558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Custody, care and control</w:t>
            </w:r>
          </w:p>
          <w:p w14:paraId="7826726C" w14:textId="77777777" w:rsidR="008A0226" w:rsidRDefault="008A0226" w:rsidP="006558DD">
            <w:pPr>
              <w:rPr>
                <w:sz w:val="18"/>
                <w:szCs w:val="18"/>
              </w:rPr>
            </w:pPr>
          </w:p>
          <w:p w14:paraId="06F30F17" w14:textId="60BBC7D2" w:rsidR="0069370C" w:rsidRDefault="0069370C" w:rsidP="006558DD">
            <w:pPr>
              <w:rPr>
                <w:sz w:val="18"/>
                <w:szCs w:val="18"/>
              </w:rPr>
            </w:pPr>
          </w:p>
        </w:tc>
        <w:tc>
          <w:tcPr>
            <w:tcW w:w="8393" w:type="dxa"/>
          </w:tcPr>
          <w:p w14:paraId="3596990F" w14:textId="329B4AA7" w:rsidR="00701ACE" w:rsidRPr="00813776" w:rsidRDefault="00B4565A" w:rsidP="006558DD">
            <w:pPr>
              <w:rPr>
                <w:lang w:val="en-US"/>
              </w:rPr>
            </w:pPr>
            <w:r w:rsidRPr="00B4565A">
              <w:rPr>
                <w:lang w:val="en-US"/>
              </w:rPr>
              <w:drawing>
                <wp:inline distT="0" distB="0" distL="0" distR="0" wp14:anchorId="0A8BB433" wp14:editId="5E1E5957">
                  <wp:extent cx="4264079" cy="2971060"/>
                  <wp:effectExtent l="0" t="0" r="3175" b="1270"/>
                  <wp:docPr id="1324718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71835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2189" cy="2976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45C9" w14:paraId="2640C3B3" w14:textId="77777777" w:rsidTr="006558DD">
        <w:tc>
          <w:tcPr>
            <w:tcW w:w="2263" w:type="dxa"/>
          </w:tcPr>
          <w:p w14:paraId="25F380EA" w14:textId="7F6BF3FA" w:rsidR="002045C9" w:rsidRDefault="002045C9" w:rsidP="006558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Parenting plan</w:t>
            </w:r>
          </w:p>
        </w:tc>
        <w:tc>
          <w:tcPr>
            <w:tcW w:w="8393" w:type="dxa"/>
          </w:tcPr>
          <w:p w14:paraId="751C523F" w14:textId="77777777" w:rsidR="006B3FED" w:rsidRDefault="006B3FED" w:rsidP="006558D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Update the provided parenting plan document</w:t>
            </w:r>
          </w:p>
          <w:p w14:paraId="4FEC1CBA" w14:textId="77777777" w:rsidR="006B3FED" w:rsidRDefault="006B3FED" w:rsidP="006558DD">
            <w:pPr>
              <w:rPr>
                <w:sz w:val="20"/>
                <w:szCs w:val="20"/>
                <w:lang w:val="en-US"/>
              </w:rPr>
            </w:pPr>
          </w:p>
          <w:p w14:paraId="16C15706" w14:textId="77777777" w:rsidR="002045C9" w:rsidRDefault="00CF4A28" w:rsidP="006558D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Children and cus</w:t>
            </w:r>
            <w:r w:rsidR="006B240F">
              <w:rPr>
                <w:sz w:val="20"/>
                <w:szCs w:val="20"/>
                <w:lang w:val="en-US"/>
              </w:rPr>
              <w:t xml:space="preserve">tody </w:t>
            </w:r>
            <w:r w:rsidR="00444F5B">
              <w:rPr>
                <w:sz w:val="20"/>
                <w:szCs w:val="20"/>
                <w:lang w:val="en-US"/>
              </w:rPr>
              <w:t>and parenting plan should be single section.</w:t>
            </w:r>
          </w:p>
          <w:p w14:paraId="7958F13E" w14:textId="77777777" w:rsidR="00444F5B" w:rsidRDefault="00444F5B" w:rsidP="006558DD">
            <w:pPr>
              <w:rPr>
                <w:sz w:val="20"/>
                <w:szCs w:val="20"/>
                <w:lang w:val="en-US"/>
              </w:rPr>
            </w:pPr>
          </w:p>
          <w:p w14:paraId="08AA12A1" w14:textId="77777777" w:rsidR="00444F5B" w:rsidRDefault="00267516" w:rsidP="006558D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the case, during MCP only one kid included </w:t>
            </w:r>
          </w:p>
          <w:p w14:paraId="4F1F9025" w14:textId="77777777" w:rsidR="00267516" w:rsidRDefault="00267516" w:rsidP="006558DD">
            <w:pPr>
              <w:rPr>
                <w:sz w:val="20"/>
                <w:szCs w:val="20"/>
                <w:lang w:val="en-US"/>
              </w:rPr>
            </w:pPr>
          </w:p>
          <w:p w14:paraId="0BFE58C0" w14:textId="4E1AEB54" w:rsidR="00267516" w:rsidRDefault="00267516" w:rsidP="006558D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AI should prompt the below message</w:t>
            </w:r>
            <w:r w:rsidR="00C43294">
              <w:rPr>
                <w:sz w:val="20"/>
                <w:szCs w:val="20"/>
                <w:lang w:val="en-US"/>
              </w:rPr>
              <w:t xml:space="preserve"> and highlight the </w:t>
            </w:r>
            <w:r w:rsidR="00C43294" w:rsidRPr="00267516">
              <w:rPr>
                <w:sz w:val="20"/>
                <w:szCs w:val="20"/>
              </w:rPr>
              <w:t>discrepancy</w:t>
            </w:r>
          </w:p>
          <w:p w14:paraId="3871CD04" w14:textId="77777777" w:rsidR="002073AD" w:rsidRDefault="002073AD" w:rsidP="00267516">
            <w:pPr>
              <w:rPr>
                <w:sz w:val="20"/>
                <w:szCs w:val="20"/>
                <w:lang w:val="en-US"/>
              </w:rPr>
            </w:pPr>
          </w:p>
          <w:p w14:paraId="22A00CA9" w14:textId="77777777" w:rsidR="00267516" w:rsidRPr="00267516" w:rsidRDefault="00267516" w:rsidP="002675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“</w:t>
            </w:r>
            <w:r w:rsidRPr="00267516">
              <w:rPr>
                <w:sz w:val="20"/>
                <w:szCs w:val="20"/>
                <w:lang w:val="en-US"/>
              </w:rPr>
              <w:t xml:space="preserve">Discrepancies between MCP and OS </w:t>
            </w:r>
          </w:p>
          <w:p w14:paraId="71126CE8" w14:textId="77777777" w:rsidR="00267516" w:rsidRPr="00267516" w:rsidRDefault="00267516" w:rsidP="00267516">
            <w:pPr>
              <w:rPr>
                <w:sz w:val="20"/>
                <w:szCs w:val="20"/>
              </w:rPr>
            </w:pPr>
            <w:r w:rsidRPr="00267516">
              <w:rPr>
                <w:sz w:val="20"/>
                <w:szCs w:val="20"/>
              </w:rPr>
              <w:t>Parenting plan does not match with relief claim</w:t>
            </w:r>
          </w:p>
          <w:p w14:paraId="09A551D3" w14:textId="4C3FFA0F" w:rsidR="00267516" w:rsidRPr="00267516" w:rsidRDefault="00267516" w:rsidP="006558DD">
            <w:pPr>
              <w:rPr>
                <w:sz w:val="20"/>
                <w:szCs w:val="20"/>
              </w:rPr>
            </w:pPr>
            <w:r w:rsidRPr="00267516">
              <w:rPr>
                <w:sz w:val="20"/>
                <w:szCs w:val="20"/>
              </w:rPr>
              <w:t>Highlight the discrepancy and ask them to confirm whether the children of this marriage have been correctly included</w:t>
            </w:r>
            <w:r>
              <w:rPr>
                <w:sz w:val="20"/>
                <w:szCs w:val="20"/>
              </w:rPr>
              <w:t>”</w:t>
            </w:r>
          </w:p>
        </w:tc>
      </w:tr>
    </w:tbl>
    <w:p w14:paraId="4A4658E8" w14:textId="77777777" w:rsidR="00B44213" w:rsidRDefault="00B44213">
      <w:pPr>
        <w:rPr>
          <w:lang w:val="en-US"/>
        </w:rPr>
      </w:pPr>
    </w:p>
    <w:p w14:paraId="6058095B" w14:textId="77777777" w:rsidR="00FB7EEB" w:rsidRDefault="00FB7EEB">
      <w:pPr>
        <w:rPr>
          <w:lang w:val="en-US"/>
        </w:rPr>
      </w:pPr>
    </w:p>
    <w:p w14:paraId="509BB4C5" w14:textId="77777777" w:rsidR="00FB7EEB" w:rsidRDefault="00FB7EEB" w:rsidP="00FB7EEB">
      <w:pPr>
        <w:rPr>
          <w:lang w:val="en-US"/>
        </w:rPr>
      </w:pPr>
    </w:p>
    <w:p w14:paraId="761ED1D3" w14:textId="77777777" w:rsidR="00576064" w:rsidRDefault="00576064" w:rsidP="00FB7EEB">
      <w:pPr>
        <w:rPr>
          <w:lang w:val="en-US"/>
        </w:rPr>
      </w:pPr>
    </w:p>
    <w:p w14:paraId="5A27DCFF" w14:textId="77777777" w:rsidR="00156645" w:rsidRDefault="00156645" w:rsidP="00FB7EEB">
      <w:pPr>
        <w:rPr>
          <w:lang w:val="en-US"/>
        </w:rPr>
      </w:pPr>
    </w:p>
    <w:p w14:paraId="6C5BFF23" w14:textId="77777777" w:rsidR="00156645" w:rsidRDefault="00156645" w:rsidP="00FB7EEB">
      <w:pPr>
        <w:rPr>
          <w:lang w:val="en-US"/>
        </w:rPr>
      </w:pPr>
    </w:p>
    <w:p w14:paraId="1FD56379" w14:textId="77777777" w:rsidR="005C12D2" w:rsidRDefault="005C12D2" w:rsidP="00FB7EEB">
      <w:pPr>
        <w:rPr>
          <w:lang w:val="en-US"/>
        </w:rPr>
      </w:pPr>
    </w:p>
    <w:tbl>
      <w:tblPr>
        <w:tblStyle w:val="TableGrid"/>
        <w:tblW w:w="10656" w:type="dxa"/>
        <w:tblInd w:w="-596" w:type="dxa"/>
        <w:tblLook w:val="04A0" w:firstRow="1" w:lastRow="0" w:firstColumn="1" w:lastColumn="0" w:noHBand="0" w:noVBand="1"/>
      </w:tblPr>
      <w:tblGrid>
        <w:gridCol w:w="2263"/>
        <w:gridCol w:w="8393"/>
      </w:tblGrid>
      <w:tr w:rsidR="002073AD" w14:paraId="54107B7D" w14:textId="77777777" w:rsidTr="006558DD">
        <w:tc>
          <w:tcPr>
            <w:tcW w:w="10656" w:type="dxa"/>
            <w:gridSpan w:val="2"/>
          </w:tcPr>
          <w:p w14:paraId="544E1F38" w14:textId="65C1D174" w:rsidR="002073AD" w:rsidRPr="002073AD" w:rsidRDefault="002073AD" w:rsidP="002073AD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073AD">
              <w:rPr>
                <w:b/>
                <w:bCs/>
                <w:sz w:val="20"/>
                <w:szCs w:val="20"/>
                <w:lang w:val="en-US"/>
              </w:rPr>
              <w:t>Divorce couple with HDB. Property Plan handwritten indicate the wrong address as compared to the OS Case statement and in HDB.</w:t>
            </w:r>
          </w:p>
        </w:tc>
      </w:tr>
      <w:tr w:rsidR="002073AD" w14:paraId="0E1834A1" w14:textId="77777777" w:rsidTr="006558DD">
        <w:tc>
          <w:tcPr>
            <w:tcW w:w="2263" w:type="dxa"/>
          </w:tcPr>
          <w:p w14:paraId="0F50885F" w14:textId="77777777" w:rsidR="008450E2" w:rsidRPr="008F111C" w:rsidRDefault="008450E2" w:rsidP="008450E2">
            <w:pPr>
              <w:rPr>
                <w:sz w:val="18"/>
                <w:szCs w:val="18"/>
              </w:rPr>
            </w:pPr>
            <w:r w:rsidRPr="00C40348">
              <w:rPr>
                <w:sz w:val="18"/>
                <w:szCs w:val="18"/>
              </w:rPr>
              <w:t xml:space="preserve">In this scenario, </w:t>
            </w:r>
            <w:r>
              <w:rPr>
                <w:sz w:val="18"/>
                <w:szCs w:val="18"/>
              </w:rPr>
              <w:t>AI should scan the matrimonial upload document and find the handwritten address and compare with my-info HDB address.</w:t>
            </w:r>
          </w:p>
          <w:p w14:paraId="1281AA1C" w14:textId="009C82BF" w:rsidR="002073AD" w:rsidRPr="008F111C" w:rsidRDefault="002073AD" w:rsidP="006558DD">
            <w:pPr>
              <w:rPr>
                <w:sz w:val="18"/>
                <w:szCs w:val="18"/>
              </w:rPr>
            </w:pPr>
          </w:p>
        </w:tc>
        <w:tc>
          <w:tcPr>
            <w:tcW w:w="8393" w:type="dxa"/>
          </w:tcPr>
          <w:p w14:paraId="1367BF07" w14:textId="7A2610CF" w:rsidR="002073AD" w:rsidRDefault="008450E2" w:rsidP="006558DD">
            <w:pPr>
              <w:rPr>
                <w:lang w:val="en-US"/>
              </w:rPr>
            </w:pPr>
            <w:r>
              <w:t>after the document upload system</w:t>
            </w:r>
          </w:p>
        </w:tc>
      </w:tr>
    </w:tbl>
    <w:p w14:paraId="721CE720" w14:textId="77777777" w:rsidR="005C12D2" w:rsidRPr="002073AD" w:rsidRDefault="005C12D2" w:rsidP="00FB7EEB"/>
    <w:tbl>
      <w:tblPr>
        <w:tblStyle w:val="TableGrid"/>
        <w:tblW w:w="10656" w:type="dxa"/>
        <w:tblInd w:w="-596" w:type="dxa"/>
        <w:tblLook w:val="04A0" w:firstRow="1" w:lastRow="0" w:firstColumn="1" w:lastColumn="0" w:noHBand="0" w:noVBand="1"/>
      </w:tblPr>
      <w:tblGrid>
        <w:gridCol w:w="2263"/>
        <w:gridCol w:w="8393"/>
      </w:tblGrid>
      <w:tr w:rsidR="002073AD" w14:paraId="244F9E16" w14:textId="77777777" w:rsidTr="006558DD">
        <w:tc>
          <w:tcPr>
            <w:tcW w:w="10656" w:type="dxa"/>
            <w:gridSpan w:val="2"/>
          </w:tcPr>
          <w:p w14:paraId="5511BB69" w14:textId="7C98B3DD" w:rsidR="002073AD" w:rsidRPr="002073AD" w:rsidRDefault="002073AD" w:rsidP="006558DD">
            <w:pPr>
              <w:rPr>
                <w:lang w:val="en-US"/>
              </w:rPr>
            </w:pPr>
            <w:r w:rsidRPr="00397175">
              <w:rPr>
                <w:b/>
                <w:bCs/>
                <w:sz w:val="20"/>
                <w:szCs w:val="20"/>
                <w:lang w:val="en-US"/>
              </w:rPr>
              <w:t>Divorce couple with HDB. All tally – MCP, OS property section, HDB, CPF and property plan</w:t>
            </w:r>
            <w:r w:rsidRPr="005C12D2">
              <w:rPr>
                <w:lang w:val="en-US"/>
              </w:rPr>
              <w:t>.</w:t>
            </w:r>
          </w:p>
        </w:tc>
      </w:tr>
      <w:tr w:rsidR="002073AD" w14:paraId="7DBF8FD4" w14:textId="77777777" w:rsidTr="006558DD">
        <w:tc>
          <w:tcPr>
            <w:tcW w:w="2263" w:type="dxa"/>
          </w:tcPr>
          <w:p w14:paraId="1D707DE6" w14:textId="6CC6AB8E" w:rsidR="005D0E89" w:rsidRPr="008F111C" w:rsidRDefault="005D0E89" w:rsidP="005D0E89">
            <w:pPr>
              <w:rPr>
                <w:sz w:val="18"/>
                <w:szCs w:val="18"/>
              </w:rPr>
            </w:pPr>
          </w:p>
          <w:p w14:paraId="6830A872" w14:textId="24D47EAD" w:rsidR="002073AD" w:rsidRPr="008F111C" w:rsidRDefault="002073AD" w:rsidP="006558DD">
            <w:pPr>
              <w:rPr>
                <w:sz w:val="18"/>
                <w:szCs w:val="18"/>
              </w:rPr>
            </w:pPr>
          </w:p>
        </w:tc>
        <w:tc>
          <w:tcPr>
            <w:tcW w:w="8393" w:type="dxa"/>
          </w:tcPr>
          <w:p w14:paraId="2DBB191F" w14:textId="4F09D7F8" w:rsidR="002073AD" w:rsidRPr="005F2692" w:rsidRDefault="002073AD" w:rsidP="006558DD"/>
        </w:tc>
      </w:tr>
    </w:tbl>
    <w:p w14:paraId="15DEBC18" w14:textId="77777777" w:rsidR="005C12D2" w:rsidRDefault="005C12D2" w:rsidP="00FB7EEB">
      <w:pPr>
        <w:rPr>
          <w:lang w:val="en-US"/>
        </w:rPr>
      </w:pPr>
    </w:p>
    <w:p w14:paraId="41C9766B" w14:textId="77777777" w:rsidR="002073AD" w:rsidRDefault="002073AD" w:rsidP="00FB7EEB">
      <w:pPr>
        <w:rPr>
          <w:lang w:val="en-US"/>
        </w:rPr>
      </w:pPr>
    </w:p>
    <w:p w14:paraId="2BE1034B" w14:textId="77777777" w:rsidR="002073AD" w:rsidRDefault="002073AD" w:rsidP="00FB7EEB">
      <w:pPr>
        <w:rPr>
          <w:lang w:val="en-US"/>
        </w:rPr>
      </w:pPr>
    </w:p>
    <w:p w14:paraId="127CE930" w14:textId="77777777" w:rsidR="00FB7EEB" w:rsidRPr="00FB7EEB" w:rsidRDefault="00FB7EEB" w:rsidP="00FB7EEB"/>
    <w:p w14:paraId="3C86B373" w14:textId="77777777" w:rsidR="00FB7EEB" w:rsidRPr="00F87A92" w:rsidRDefault="00FB7EEB">
      <w:pPr>
        <w:rPr>
          <w:lang w:val="en-US"/>
        </w:rPr>
      </w:pPr>
    </w:p>
    <w:sectPr w:rsidR="00FB7EEB" w:rsidRPr="00F87A92" w:rsidSect="003E432E">
      <w:pgSz w:w="11906" w:h="16838"/>
      <w:pgMar w:top="141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A92"/>
    <w:rsid w:val="000050D2"/>
    <w:rsid w:val="000459C9"/>
    <w:rsid w:val="0005351F"/>
    <w:rsid w:val="00072757"/>
    <w:rsid w:val="000C1D2E"/>
    <w:rsid w:val="00112941"/>
    <w:rsid w:val="00125DC3"/>
    <w:rsid w:val="00145A62"/>
    <w:rsid w:val="00156645"/>
    <w:rsid w:val="00194705"/>
    <w:rsid w:val="00195428"/>
    <w:rsid w:val="001A0324"/>
    <w:rsid w:val="001A4729"/>
    <w:rsid w:val="001A6FA1"/>
    <w:rsid w:val="001B2BA4"/>
    <w:rsid w:val="001B4207"/>
    <w:rsid w:val="001D0A4E"/>
    <w:rsid w:val="0020435B"/>
    <w:rsid w:val="002045C9"/>
    <w:rsid w:val="002073AD"/>
    <w:rsid w:val="00222F99"/>
    <w:rsid w:val="00227E57"/>
    <w:rsid w:val="00265ADF"/>
    <w:rsid w:val="0026666A"/>
    <w:rsid w:val="00267516"/>
    <w:rsid w:val="00267CD6"/>
    <w:rsid w:val="00277D46"/>
    <w:rsid w:val="002B42B8"/>
    <w:rsid w:val="002E3560"/>
    <w:rsid w:val="002E471D"/>
    <w:rsid w:val="002F1C39"/>
    <w:rsid w:val="002F2826"/>
    <w:rsid w:val="00333568"/>
    <w:rsid w:val="00343A74"/>
    <w:rsid w:val="0035194F"/>
    <w:rsid w:val="003764BF"/>
    <w:rsid w:val="00386D35"/>
    <w:rsid w:val="00397175"/>
    <w:rsid w:val="003A00DF"/>
    <w:rsid w:val="003B3F85"/>
    <w:rsid w:val="003C3BDB"/>
    <w:rsid w:val="003C40DD"/>
    <w:rsid w:val="003D3E71"/>
    <w:rsid w:val="003E432E"/>
    <w:rsid w:val="004320B4"/>
    <w:rsid w:val="00441B65"/>
    <w:rsid w:val="00444F5B"/>
    <w:rsid w:val="004559E8"/>
    <w:rsid w:val="004A3B5D"/>
    <w:rsid w:val="004C793B"/>
    <w:rsid w:val="004D0826"/>
    <w:rsid w:val="004D75AE"/>
    <w:rsid w:val="00501410"/>
    <w:rsid w:val="00516EDE"/>
    <w:rsid w:val="0053773C"/>
    <w:rsid w:val="005553CA"/>
    <w:rsid w:val="00576064"/>
    <w:rsid w:val="00593129"/>
    <w:rsid w:val="005A5AA1"/>
    <w:rsid w:val="005C12D2"/>
    <w:rsid w:val="005D0E89"/>
    <w:rsid w:val="005D17B8"/>
    <w:rsid w:val="005F2161"/>
    <w:rsid w:val="005F2692"/>
    <w:rsid w:val="00625BCD"/>
    <w:rsid w:val="006337DA"/>
    <w:rsid w:val="00636615"/>
    <w:rsid w:val="006558DD"/>
    <w:rsid w:val="00690364"/>
    <w:rsid w:val="00691E13"/>
    <w:rsid w:val="0069370C"/>
    <w:rsid w:val="006A730E"/>
    <w:rsid w:val="006B171D"/>
    <w:rsid w:val="006B240F"/>
    <w:rsid w:val="006B3FED"/>
    <w:rsid w:val="006C75E3"/>
    <w:rsid w:val="006D10AC"/>
    <w:rsid w:val="006D6F42"/>
    <w:rsid w:val="006D7CCD"/>
    <w:rsid w:val="006F435E"/>
    <w:rsid w:val="006F6B63"/>
    <w:rsid w:val="00701ACE"/>
    <w:rsid w:val="00703888"/>
    <w:rsid w:val="00716D9A"/>
    <w:rsid w:val="007413E2"/>
    <w:rsid w:val="00744D84"/>
    <w:rsid w:val="0077628C"/>
    <w:rsid w:val="00813776"/>
    <w:rsid w:val="00820531"/>
    <w:rsid w:val="008450E2"/>
    <w:rsid w:val="0086069C"/>
    <w:rsid w:val="0086416A"/>
    <w:rsid w:val="00866D64"/>
    <w:rsid w:val="00870A81"/>
    <w:rsid w:val="0088245C"/>
    <w:rsid w:val="0088466D"/>
    <w:rsid w:val="008A0226"/>
    <w:rsid w:val="008A7694"/>
    <w:rsid w:val="008D0428"/>
    <w:rsid w:val="008F111C"/>
    <w:rsid w:val="00902E4C"/>
    <w:rsid w:val="00916CE5"/>
    <w:rsid w:val="00940619"/>
    <w:rsid w:val="009468E2"/>
    <w:rsid w:val="00964A2E"/>
    <w:rsid w:val="009930CF"/>
    <w:rsid w:val="009A3659"/>
    <w:rsid w:val="009C023D"/>
    <w:rsid w:val="009F17A9"/>
    <w:rsid w:val="00A05A98"/>
    <w:rsid w:val="00A23F43"/>
    <w:rsid w:val="00A30464"/>
    <w:rsid w:val="00A45B7E"/>
    <w:rsid w:val="00A47912"/>
    <w:rsid w:val="00A5054C"/>
    <w:rsid w:val="00AA44DF"/>
    <w:rsid w:val="00AD4AB2"/>
    <w:rsid w:val="00AF004C"/>
    <w:rsid w:val="00B44213"/>
    <w:rsid w:val="00B4565A"/>
    <w:rsid w:val="00B45D7C"/>
    <w:rsid w:val="00B47714"/>
    <w:rsid w:val="00B60D47"/>
    <w:rsid w:val="00BD2006"/>
    <w:rsid w:val="00BD4EE3"/>
    <w:rsid w:val="00BD5AF2"/>
    <w:rsid w:val="00BF106E"/>
    <w:rsid w:val="00C10C8A"/>
    <w:rsid w:val="00C329BF"/>
    <w:rsid w:val="00C40348"/>
    <w:rsid w:val="00C43294"/>
    <w:rsid w:val="00C76C77"/>
    <w:rsid w:val="00C8173E"/>
    <w:rsid w:val="00CA63A7"/>
    <w:rsid w:val="00CA74BA"/>
    <w:rsid w:val="00CB354C"/>
    <w:rsid w:val="00CC7716"/>
    <w:rsid w:val="00CF4A28"/>
    <w:rsid w:val="00D04DD6"/>
    <w:rsid w:val="00D15CCF"/>
    <w:rsid w:val="00D1682C"/>
    <w:rsid w:val="00D3313F"/>
    <w:rsid w:val="00D63093"/>
    <w:rsid w:val="00DA0953"/>
    <w:rsid w:val="00DA1C74"/>
    <w:rsid w:val="00DB6A49"/>
    <w:rsid w:val="00DD0566"/>
    <w:rsid w:val="00DD3D5C"/>
    <w:rsid w:val="00E36657"/>
    <w:rsid w:val="00E44730"/>
    <w:rsid w:val="00E51699"/>
    <w:rsid w:val="00E873D4"/>
    <w:rsid w:val="00EF3FB5"/>
    <w:rsid w:val="00F279B8"/>
    <w:rsid w:val="00F40AE7"/>
    <w:rsid w:val="00F4773D"/>
    <w:rsid w:val="00F47864"/>
    <w:rsid w:val="00F62342"/>
    <w:rsid w:val="00F726CF"/>
    <w:rsid w:val="00F87A92"/>
    <w:rsid w:val="00FA1CC3"/>
    <w:rsid w:val="00FA237A"/>
    <w:rsid w:val="00FB4A17"/>
    <w:rsid w:val="00FB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5FB93"/>
  <w15:chartTrackingRefBased/>
  <w15:docId w15:val="{3527D1AB-57B6-48B5-99CD-787ED13BA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A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3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67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784d67-85d5-466a-9bc6-9aac8c259a37" xsi:nil="true"/>
    <lcf76f155ced4ddcb4097134ff3c332f xmlns="c4dd25ec-349e-4be8-a36d-16ca8665ec5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1A10ECCE2A15479BC8FCE9351292C7" ma:contentTypeVersion="17" ma:contentTypeDescription="Create a new document." ma:contentTypeScope="" ma:versionID="dbdb450570466321ececd324a12635a7">
  <xsd:schema xmlns:xsd="http://www.w3.org/2001/XMLSchema" xmlns:xs="http://www.w3.org/2001/XMLSchema" xmlns:p="http://schemas.microsoft.com/office/2006/metadata/properties" xmlns:ns2="c4dd25ec-349e-4be8-a36d-16ca8665ec5e" xmlns:ns3="66784d67-85d5-466a-9bc6-9aac8c259a37" targetNamespace="http://schemas.microsoft.com/office/2006/metadata/properties" ma:root="true" ma:fieldsID="e57300d8f886ff14f70d02192c6a42d2" ns2:_="" ns3:_="">
    <xsd:import namespace="c4dd25ec-349e-4be8-a36d-16ca8665ec5e"/>
    <xsd:import namespace="66784d67-85d5-466a-9bc6-9aac8c259a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dd25ec-349e-4be8-a36d-16ca8665ec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3845005-b1a7-42d4-a10a-fd9549ec28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84d67-85d5-466a-9bc6-9aac8c259a3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6da344d-eda2-465e-aedb-35d202326402}" ma:internalName="TaxCatchAll" ma:showField="CatchAllData" ma:web="66784d67-85d5-466a-9bc6-9aac8c259a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9FBA04-EEA3-4E97-9636-E5A7A7CBEF7A}">
  <ds:schemaRefs>
    <ds:schemaRef ds:uri="http://schemas.microsoft.com/office/2006/metadata/properties"/>
    <ds:schemaRef ds:uri="http://schemas.microsoft.com/office/infopath/2007/PartnerControls"/>
    <ds:schemaRef ds:uri="66784d67-85d5-466a-9bc6-9aac8c259a37"/>
    <ds:schemaRef ds:uri="c4dd25ec-349e-4be8-a36d-16ca8665ec5e"/>
  </ds:schemaRefs>
</ds:datastoreItem>
</file>

<file path=customXml/itemProps2.xml><?xml version="1.0" encoding="utf-8"?>
<ds:datastoreItem xmlns:ds="http://schemas.openxmlformats.org/officeDocument/2006/customXml" ds:itemID="{32453017-5E55-4FED-9818-F92B6887D9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dd25ec-349e-4be8-a36d-16ca8665ec5e"/>
    <ds:schemaRef ds:uri="66784d67-85d5-466a-9bc6-9aac8c259a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79CED7-F041-4B73-844F-F624E6ACF7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415</Words>
  <Characters>2370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Babu (NCS)</dc:creator>
  <cp:keywords/>
  <dc:description/>
  <cp:lastModifiedBy>Paranjothi Vinoth Kumar  (NCS)</cp:lastModifiedBy>
  <cp:revision>155</cp:revision>
  <dcterms:created xsi:type="dcterms:W3CDTF">2026-10-20T22:36:00Z</dcterms:created>
  <dcterms:modified xsi:type="dcterms:W3CDTF">2026-10-21T07:38:00Z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0x010100E41A10ECCE2A15479BC8FCE9351292C7</vt:lpwstr>
  </property>
  <property fmtid="{D5CDD505-2E9C-101B-9397-08002B2CF9AE}" pid="3" name="MediaServiceImageTags">
    <vt:lpwstr/>
  </property>
</Properties>
</file>